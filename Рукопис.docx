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Книга — це не просто предмет, який можна взяти до рук, прочитати й відкласти на полицю. Вона є втіленням людської пам’яті, культури, досвіду й мрій. Кожна епоха в історії людства мала свою книгу — папірусну, рукописну, друковану, електронну. Змінювалися матеріали, технології, способи поширення, але незмінною </w:t>
      </w:r>
      <w:commentRangeStart w:id="0"/>
      <w:r w:rsidDel="00000000" w:rsidR="00000000" w:rsidRPr="00000000">
        <w:rPr>
          <w:rFonts w:ascii="Times New Roman" w:cs="Times New Roman" w:eastAsia="Times New Roman" w:hAnsi="Times New Roman"/>
          <w:sz w:val="28"/>
          <w:szCs w:val="28"/>
          <w:rtl w:val="0"/>
        </w:rPr>
        <w:t xml:space="preserve">залишалася</w:t>
      </w:r>
      <w:r w:rsidDel="00000000" w:rsidR="00000000" w:rsidRPr="00000000">
        <w:rPr>
          <w:rFonts w:ascii="Times New Roman" w:cs="Times New Roman" w:eastAsia="Times New Roman" w:hAnsi="Times New Roman"/>
          <w:sz w:val="28"/>
          <w:szCs w:val="28"/>
          <w:rtl w:val="0"/>
        </w:rPr>
        <w:t xml:space="preserve"> </w:t>
      </w:r>
      <w:ins w:author="Ангеліна Зарубіна" w:id="0" w:date="2025-11-13T15:29:29Z">
        <w:commentRangeEnd w:id="0"/>
        <w:r w:rsidDel="00000000" w:rsidR="00000000" w:rsidRPr="00000000">
          <w:commentReference w:id="0"/>
        </w:r>
        <w:r w:rsidDel="00000000" w:rsidR="00000000" w:rsidRPr="00000000">
          <w:rPr>
            <w:rFonts w:ascii="Times New Roman" w:cs="Times New Roman" w:eastAsia="Times New Roman" w:hAnsi="Times New Roman"/>
            <w:sz w:val="28"/>
            <w:szCs w:val="28"/>
            <w:rtl w:val="0"/>
          </w:rPr>
          <w:t xml:space="preserve">залишається </w:t>
        </w:r>
      </w:ins>
      <w:r w:rsidDel="00000000" w:rsidR="00000000" w:rsidRPr="00000000">
        <w:rPr>
          <w:rFonts w:ascii="Times New Roman" w:cs="Times New Roman" w:eastAsia="Times New Roman" w:hAnsi="Times New Roman"/>
          <w:sz w:val="28"/>
          <w:szCs w:val="28"/>
          <w:rtl w:val="0"/>
        </w:rPr>
        <w:t xml:space="preserve">потреба людини у слові. Саме слово, записане й збережене, дозволило людству зберегти свої думки, наукові відкриття, історію, традиції. І сьогодні, у XXI столітті, ми є свідками чергової революції у світі книги — переходу від традиційного друку до цифрових форматів, інтерактивних видань і хмарних технологій.</w:t>
      </w:r>
    </w:p>
    <w:p w:rsidR="00000000" w:rsidDel="00000000" w:rsidP="00000000" w:rsidRDefault="00000000" w:rsidRPr="00000000" w14:paraId="00000002">
      <w:pPr>
        <w:spacing w:after="200" w:before="20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Поява цифрових технологій суттєво змінила не лише спосіб створення книги, але й саме поняття читання. Книга перестала бути суто матеріальним об’єктом. Тепер вона існує на екрані комп’ютера, смартфона чи планшета. Вона може бути інтерактивною, озвученою, доповненою відео чи гіперпосиланнями. Така форма відкрила нові можливості для читача й автора, проте поставила й нові запитання: чи залишиться книга книгою, якщо вона втратить свій паперовий вигляд? чи не втратимо ми саму магію читання, перегортаючи не сторінки, а пікселі?</w:t>
      </w:r>
    </w:p>
    <w:p w:rsidR="00000000" w:rsidDel="00000000" w:rsidP="00000000" w:rsidRDefault="00000000" w:rsidRPr="00000000" w14:paraId="00000003">
      <w:pPr>
        <w:spacing w:after="200" w:before="20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Історія розвитку книги доводить, що жодна технологічна зміна не знищує саму ідею книги, а лише надає їй нових форм. Після винайдення друкарського верстата Гутенберга багато хто також вважав, що «справжні» книги зникнуть, адже копіювання стане надто простим. Проте сталося навпаки — книгодрукування дало поштовх розвитку освіти, науки та культури. Те саме відбувається і сьогодні: цифрова революція відкриває шлях до масового доступу до знань.</w:t>
      </w:r>
    </w:p>
    <w:p w:rsidR="00000000" w:rsidDel="00000000" w:rsidP="00000000" w:rsidRDefault="00000000" w:rsidRPr="00000000" w14:paraId="00000004">
      <w:pPr>
        <w:spacing w:after="200" w:before="200" w:line="360" w:lineRule="auto"/>
        <w:ind w:firstLine="720"/>
        <w:jc w:val="both"/>
        <w:rPr>
          <w:rFonts w:ascii="Times New Roman" w:cs="Times New Roman" w:eastAsia="Times New Roman" w:hAnsi="Times New Roman"/>
          <w:sz w:val="28"/>
          <w:szCs w:val="28"/>
        </w:rPr>
      </w:pPr>
      <w:commentRangeStart w:id="1"/>
      <w:r w:rsidDel="00000000" w:rsidR="00000000" w:rsidRPr="00000000">
        <w:rPr>
          <w:rFonts w:ascii="Times New Roman" w:cs="Times New Roman" w:eastAsia="Times New Roman" w:hAnsi="Times New Roman"/>
          <w:sz w:val="28"/>
          <w:szCs w:val="28"/>
          <w:rtl w:val="0"/>
        </w:rPr>
        <w:t xml:space="preserve">Електронні</w:t>
      </w:r>
      <w:commentRangeEnd w:id="1"/>
      <w:r w:rsidDel="00000000" w:rsidR="00000000" w:rsidRPr="00000000">
        <w:commentReference w:id="1"/>
      </w:r>
      <w:r w:rsidDel="00000000" w:rsidR="00000000" w:rsidRPr="00000000">
        <w:rPr>
          <w:rFonts w:ascii="Times New Roman" w:cs="Times New Roman" w:eastAsia="Times New Roman" w:hAnsi="Times New Roman"/>
          <w:sz w:val="28"/>
          <w:szCs w:val="28"/>
          <w:rtl w:val="0"/>
        </w:rPr>
        <w:t xml:space="preserve"> книги зробили читання універсальним і мобільним. У невеликому пристрої можна зберігати тисячі видань. Людина більше не обмежена географією — вона може за хвилину завантажити будь-яку книгу з іншого континенту. Проте електронний формат має й свої мінуси. Відсутність фізичного контакту з книгою, запаху паперу, відчуття сторінок — усе це для багатьох залишається важливим елементом читання. Крім того, цифрові книги залежать від пристроїв і програм, які можуть застарівати або бути недоступними без інтернету.</w:t>
      </w:r>
    </w:p>
    <w:p w:rsidR="00000000" w:rsidDel="00000000" w:rsidP="00000000" w:rsidRDefault="00000000" w:rsidRPr="00000000" w14:paraId="00000005">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Змінюється не лише форма книги, але й ролі людей, які беруть участь у її створенні. Автор сьогодні може бути сам собі видавцем. Платформи на кшталт Amazon Kindle Direct Publishing або Wattpad дозволяють будь-кому опублікувати свій твір і знайти читача без участі традиційного видавництва. Редактор перетворюється на контент-менеджера, який аналізує дані про аудиторію, стежить за читацькою активністю, шукає способи покращення тексту. Дизайнер працює не тільки над обкладинкою, а й над інтерфейсом, адаптивністю електронного видання, створює візуальні ефекти, які підсилюють сприйняття.</w:t>
      </w:r>
    </w:p>
    <w:p w:rsidR="00000000" w:rsidDel="00000000" w:rsidP="00000000" w:rsidRDefault="00000000" w:rsidRPr="00000000" w14:paraId="00000006">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Сучасне книговидання активно використовує хмарні сервіси. Google Docs дозволяє кільком авторам працювати над одним рукописом одночасно, залишати коментарі, пропозиції та відстежувати версії. Canva і Figma допомагають створювати обкладинки, макети, ілюстрації. GitHub, який раніше був інструментом для програмістів, тепер використовується й у видавничих командах для збереження проєктів, контролю версій і командної співпраці. Такі інструменти не лише спрощують роботу, а й створюють нову культуру спільного творчого процесу, де кожен учасник бачить внесок інших у реальному часі.</w:t>
      </w:r>
    </w:p>
    <w:p w:rsidR="00000000" w:rsidDel="00000000" w:rsidP="00000000" w:rsidRDefault="00000000" w:rsidRPr="00000000" w14:paraId="00000007">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цифровізація приносить і нові виклики. Найгостріше стоїть питання авторських прав. У середовищі, де будь-який файл можна скопіювати, зберегти чи змінити, важко гарантувати захист інтелектуальної власності. Тому видавці впроваджують нові технології — цифрові підписи, маркування файлів, системи контролю доступу. Водночас зростає потреба у правовій грамотності авторів, щоб вони розуміли, як ліцензувати свої твори й захищати їх від плагіату.</w:t>
      </w:r>
    </w:p>
    <w:p w:rsidR="00000000" w:rsidDel="00000000" w:rsidP="00000000" w:rsidRDefault="00000000" w:rsidRPr="00000000" w14:paraId="00000008">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один виклик — це перенасичення інформацією. У цифровому світі щодня з’являються тисячі нових текстів, статей, блогів і книжок. Людині дедалі важче вибрати, що справді варте уваги. У цьому сенсі роль редактора стає навіть важливішою, ніж раніше: він стає своєрідним навігатором, який допомагає відфільтрувати поверхневі тексти від змістовних.</w:t>
      </w:r>
    </w:p>
    <w:p w:rsidR="00000000" w:rsidDel="00000000" w:rsidP="00000000" w:rsidRDefault="00000000" w:rsidRPr="00000000" w14:paraId="00000009">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Цікаво, що саме технології, які спершу здавалися загрозою для традиційного читання, тепер допомагають зберегти інтерес до книг. Соціальні мережі, електронні бібліотеки, книжкові блоги створюють нові спільноти читачів. Люди діляться відгуками, обговорюють твори, радять одне одному книжки. Так виникає нова культура «цифрового читання», де важливими є не лише тексти, а й взаємодія між людьми.</w:t>
      </w:r>
    </w:p>
    <w:p w:rsidR="00000000" w:rsidDel="00000000" w:rsidP="00000000" w:rsidRDefault="00000000" w:rsidRPr="00000000" w14:paraId="0000000A">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можна не згадати й про вплив штучного інтелекту на видавничу галузь. Уже сьогодні існують програми, здатні генерувати тексти, створювати обкладинки, здійснювати автоматичне редагування. З одного боку, це відкриває небачені можливості для прискорення творчого процесу. З іншого — постає питання автентичності: чи залишиться книга мистецтвом, якщо її створить не людина, а алгоритм? Ймовірно, майбутнє полягатиме у поєднанні людської креативності з технічними інструментами, де штучний інтелект стане помічником, а не замінником автора.</w:t>
      </w:r>
    </w:p>
    <w:p w:rsidR="00000000" w:rsidDel="00000000" w:rsidP="00000000" w:rsidRDefault="00000000" w:rsidRPr="00000000" w14:paraId="0000000B">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майбутньому видавнича справа, без сумніву, продовжить свій шлях до інтеграції з технологіями. Можливо, книги стануть повністю інтерактивними, з можливістю вибору сюжетних ліній або голосового супроводу. Можливо, з’являться видання, що адаптуються під настрій чи інтереси читача. Але одне залишиться незмінним — потреба людини в історії, у слові, у можливості осмислювати світ через текст.</w:t>
      </w:r>
    </w:p>
    <w:p w:rsidR="00000000" w:rsidDel="00000000" w:rsidP="00000000" w:rsidRDefault="00000000" w:rsidRPr="00000000" w14:paraId="0000000C">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цифрова епоха не знищує книгу, а народжує її наново. Ми живемо у час, коли література стає глобальною, доступною і водночас персональною. Книга більше не належить лише полиці чи бібліотеці — вона живе у хмарі, у пам’яті пристроїв, у мережі, у кожному, хто читає. І можливо, справжнє майбутнє книги — не в тому, щоб обрати між папером і цифрою, а в тому, щоб навчитися бачити в будь-якому форматі ту саму вічну суть — силу слова.</w:t>
      </w:r>
    </w:p>
    <w:p w:rsidR="00000000" w:rsidDel="00000000" w:rsidP="00000000" w:rsidRDefault="00000000" w:rsidRPr="00000000" w14:paraId="0000000D">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Попри стрімку цифровізацію, друкована книга не зникає. Навпаки — вона набуває нового символічного значення. Паперове видання сьогодні часто сприймається як щось особливе, ексклюзивне, як прояв поваги до змісту й традиції. Малотиражні артбуки, подарункові альбоми, дизайнерські видання стають витворами мистецтва, що поєднують літературу, графіку та поліграфічну майстерність. Люди продовжують купувати книги не лише для читання, а й для того, щоб відчувати присутність культури у власному домі.</w:t>
      </w:r>
    </w:p>
    <w:p w:rsidR="00000000" w:rsidDel="00000000" w:rsidP="00000000" w:rsidRDefault="00000000" w:rsidRPr="00000000" w14:paraId="0000000E">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 спостерігаємо цікаву тенденцію: з одного боку, видавці активно освоюють онлайн-платформи, створюють електронні й аудіокниги, використовують інструменти інтерактивного дизайну. З іншого боку — вони прагнуть зберегти унікальність друкованої форми, роблячи ставку на якість матеріалів, шрифтів, верстки. Тобто цифрові технології не замінюють традиційні, а співіснують із ними, доповнюючи одна одну.</w:t>
      </w:r>
    </w:p>
    <w:p w:rsidR="00000000" w:rsidDel="00000000" w:rsidP="00000000" w:rsidRDefault="00000000" w:rsidRPr="00000000" w14:paraId="0000000F">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Важливою складовою сучасного книговидання стає спільна робота над проєктом у хмарному середовищі. Тепер автор, редактор і дизайнер можуть бути у різних містах чи навіть країнах, але працювати над одним файлом у реальному часі. Хмарні сервіси — це не лише зручність, а й нова філософія співпраці, заснована на відкритості, довірі та взаємному внеску. Google Docs, Figma, Canva, Book Creator — усі ці інструменти дозволяють перетворити процес створення книги на спільну творчу подорож, де кожен бачить не лише результат, а й шлях, який до нього привів.</w:t>
      </w:r>
    </w:p>
    <w:p w:rsidR="00000000" w:rsidDel="00000000" w:rsidP="00000000" w:rsidRDefault="00000000" w:rsidRPr="00000000" w14:paraId="00000010">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Контроль версій, який пропонують такі платформи, має величезне значення у видавничій практиці. У традиційному форматі редагування часто виникали проблеми з узгодженням правок, дублюванням файлів або втратою змін. У хмарних документах це питання вирішене елегантно: кожна зміна зберігається автоматично, і завжди можна повернутися до попереднього варіанту. Це не лише економить час, а й підвищує якість роботи, бо зменшує ймовірність технічних помилок.</w:t>
      </w:r>
    </w:p>
    <w:p w:rsidR="00000000" w:rsidDel="00000000" w:rsidP="00000000" w:rsidRDefault="00000000" w:rsidRPr="00000000" w14:paraId="00000011">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Окрему роль відіграють хмарні сховища, як-от Google Drive, Dropbox, OneDrive. Вони дозволяють зберігати великі обсяги графічних файлів, ілюстрацій, макетів, що особливо важливо для дизайнерів і верстальників. Така централізована структура даних робить проєкт прозорим і впорядкованим. Крім того, це сприяє безпеці: навіть якщо комп’ютер вийде з ладу, дані не втрачаються.</w:t>
      </w:r>
    </w:p>
    <w:p w:rsidR="00000000" w:rsidDel="00000000" w:rsidP="00000000" w:rsidRDefault="00000000" w:rsidRPr="00000000" w14:paraId="00000012">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Проте питання безпеки у хмарному середовищі залишається актуальним. Відкритість інтернету створює ризики несанкціонованого доступу, витоку конфіденційної інформації або знищення файлів. Тому важливо дотримуватися елементарних правил цифрової гігієни: налаштовувати права доступу, створювати резервні копії, використовувати надійні паролі та двофакторну автентифікацію. У видавничому середовищі, де йдеться про авторські тексти й дизайнерські матеріали, такі кроки є обов’язковими.</w:t>
      </w:r>
    </w:p>
    <w:p w:rsidR="00000000" w:rsidDel="00000000" w:rsidP="00000000" w:rsidRDefault="00000000" w:rsidRPr="00000000" w14:paraId="00000013">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 одна цікава тема, пов’язана з цифровізацією, — це поява нових форматів книжкових публікацій. Сьогодні книга може бути не лише текстовою. Вона може включати інтерактивні елементи, анімацію, аудіосупровід, можливість коментування. Такі видання особливо популярні в освітній сфері, адже дозволяють поєднати текст, відео, тести, інтерактивні схеми. Таким чином, поняття «читач» поступово перетворюється на «користувача», який не просто споживає контент, а взаємодіє з ним.</w:t>
      </w:r>
    </w:p>
    <w:p w:rsidR="00000000" w:rsidDel="00000000" w:rsidP="00000000" w:rsidRDefault="00000000" w:rsidRPr="00000000" w14:paraId="00000014">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Звісно, не можна забувати і про соціальний аспект. Книга завжди була інструментом спілкування між людьми. Тепер це спілкування стало глобальним. Завдяки онлайн-платформам читач може залишити коментар автору, поставити запитання, поділитися враженнями. Така взаємодія створює спільноту навколо тексту, де кожен може висловити свою думку. Це особливо помітно у випадках самопублікацій, коли автор отримує зворотний зв’язок безпосередньо від читачів.</w:t>
      </w:r>
    </w:p>
    <w:p w:rsidR="00000000" w:rsidDel="00000000" w:rsidP="00000000" w:rsidRDefault="00000000" w:rsidRPr="00000000" w14:paraId="00000015">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менш важливою темою є вплив цифрової епохи на культуру сприйняття. Ми читаємо швидше, але менш уважно. Тексти стали коротшими, зручнішими для перегляду на екрані. Водночас у людей формується новий тип мислення — гіпертекстовий, коли інформація сприймається не лінійно, а фрагментами. Це створює як переваги (швидкість орієнтації, вміння знаходити потрібне), так і загрози (втрата глибини сприйняття). Завдання сучасної освіти й видавництва — знайти баланс між цими двома підходами.</w:t>
      </w:r>
    </w:p>
    <w:p w:rsidR="00000000" w:rsidDel="00000000" w:rsidP="00000000" w:rsidRDefault="00000000" w:rsidRPr="00000000" w14:paraId="00000016">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Майбутнє книги, ймовірно, буде гібридним. Ми не повернемося до світу без екранів, але й не відмовимося від друку. З’являтимуться нові форми — від доповненої реальності до інтерактивних романів, які можна читати і переглядати водночас. Видавництва, які зможуть поєднати технології з людським змістом, матимуть перевагу. Адже навіть у найсучасніших форматах головним залишається не спосіб подання, а історія, яку книга розповідає.</w:t>
      </w:r>
    </w:p>
    <w:p w:rsidR="00000000" w:rsidDel="00000000" w:rsidP="00000000" w:rsidRDefault="00000000" w:rsidRPr="00000000" w14:paraId="00000017">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Сьогодні кожен користувач може стати видавцем. Це відкриває безмежні можливості, але й підвищує відповідальність. З одного боку, демократизація видавництва дозволяє будь-кому висловитися. З іншого — вона створює хаос інформації, де важко знайти справжню цінність. Саме тому роль редактора, літературного критика, навіть бібліотекаря не зникає, а трансформується. Вони стають кураторами змісту, навігаторами у безмежному цифровому океані.</w:t>
      </w:r>
    </w:p>
    <w:p w:rsidR="00000000" w:rsidDel="00000000" w:rsidP="00000000" w:rsidRDefault="00000000" w:rsidRPr="00000000" w14:paraId="00000018">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майбутнє книги — це поєднання традиції й інновації, паперу й пікселів, людського й технологічного. Книга не вмирає, вона розвивається. Вона шукає нові шляхи, щоб залишатися поруч із людиною у будь-якому форматі — у руках, у смартфоні, у хмарі. Головне, щоб людина не перестала шукати в ній не лише інформацію, а й сенс, емоцію, натхнення.</w:t>
      </w:r>
    </w:p>
    <w:p w:rsidR="00000000" w:rsidDel="00000000" w:rsidP="00000000" w:rsidRDefault="00000000" w:rsidRPr="00000000" w14:paraId="00000019">
      <w:pPr>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Книга — це дзеркало часу. Вона відображає не лише історію людства, а й його мрії, страхи, прагнення. І якщо у минулому вона пережила перо, друкарський верстат, промислову революцію, то, без сумніву, переживе і цифрову. Бо доки людина думає, відчуває і прагне поділитися своїми думками, книга — у будь-якій формі — залишатиметься живою.</w:t>
      </w:r>
    </w:p>
    <w:p w:rsidR="00000000" w:rsidDel="00000000" w:rsidP="00000000" w:rsidRDefault="00000000" w:rsidRPr="00000000" w14:paraId="0000001A">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нгеліна Зарубіна" w:id="0" w:date="2025-11-13T15:27:34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w:t>
      </w:r>
    </w:p>
  </w:comment>
  <w:comment w:author="Ангеліна Зарубіна" w:id="1" w:date="2025-11-13T15:26:4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супер</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